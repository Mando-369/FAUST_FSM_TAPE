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360" w:lineRule="auto"/>
      </w:pPr>
      <w:r>
        <w:rPr>
          <w:rFonts w:ascii="inter" w:cs="inter" w:hAnsi="inter" w:eastAsia="inter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420112" cy="609600"/>
            <wp:effectExtent l="0" t="0" r="0" b="0"/>
            <wp:docPr id="1073741825" name="officeArt object" descr="image-662ebecfe96df421284c8710703fecfac472839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-662ebecfe96df421284c8710703fecfac472839d.png" descr="image-662ebecfe96df421284c8710703fecfac472839d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57" w:after="157" w:line="270" w:lineRule="auto"/>
      </w:pPr>
      <w:bookmarkStart w:name="summarize_this_whole_chat_with_a_56379d" w:id="0"/>
      <w:r>
        <w:rPr>
          <w:rFonts w:ascii="inter" w:cs="inter" w:hAnsi="inter" w:eastAsia="inter"/>
          <w:b w:val="1"/>
          <w:bCs w:val="1"/>
          <w:outline w:val="0"/>
          <w:color w:val="000000"/>
          <w:sz w:val="39"/>
          <w:szCs w:val="3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Summarize this whole chat with a final conclusion on a practical approach by also refactoring the original code while implementing the discussed features. If you</w:t>
      </w:r>
      <w:r>
        <w:rPr>
          <w:rFonts w:ascii="inter" w:cs="inter" w:hAnsi="inter" w:eastAsia="inter"/>
          <w:b w:val="1"/>
          <w:bCs w:val="1"/>
          <w:outline w:val="0"/>
          <w:color w:val="000000"/>
          <w:sz w:val="39"/>
          <w:szCs w:val="3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inter" w:cs="inter" w:hAnsi="inter" w:eastAsia="inter"/>
          <w:b w:val="1"/>
          <w:bCs w:val="1"/>
          <w:outline w:val="0"/>
          <w:color w:val="000000"/>
          <w:sz w:val="39"/>
          <w:szCs w:val="3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not sure ask. Do not guess. The goal is to have a better sounding and mathematically more precise version of the initial algorithm with a good balance of improvement to cpu demand ratio. I want to be able to have controls in order to increase the default economic resolution to higher levels and experiment which has the best value.</w:t>
      </w:r>
      <w:bookmarkEnd w:id="0"/>
    </w:p>
    <w:p>
      <w:pPr>
        <w:pStyle w:val="Body"/>
        <w:spacing w:after="210" w:line="360" w:lineRule="auto"/>
      </w:pP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Yes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phase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locked, SR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driven bias oscillator with SR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responsive sub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stepping is the most consistent and CPU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practical approach, and exposing 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resolution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optional downsampling as real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time controls lets you push quality beyond the current 6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scheme when desired while keeping defaults economical.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" w:id="1"/>
      <w:bookmarkEnd w:id="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" w:id="2"/>
      <w:bookmarkEnd w:id="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" w:id="3"/>
      <w:bookmarkEnd w:id="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Body"/>
        <w:spacing w:before="315" w:after="105" w:line="360" w:lineRule="auto"/>
      </w:pPr>
      <w:bookmarkStart w:name="practical_conclusion" w:id="4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Practical conclusion</w:t>
      </w:r>
      <w:bookmarkEnd w:id="4"/>
    </w:p>
    <w:p>
      <w:pPr>
        <w:pStyle w:val="Body"/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 the bias to sample rate using a per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sample phase increment $ \Delta\phi = 2\pi,f_b/SR $ with a wrapped accumulator, then evaluate K midpoint snapshots within each audio sample at $ \phi_i = \phi + (i+0.5),\Delta\phi/K $ to drive the JA step; this makes behavior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invariant and more accurate than a fixed six angles per sample.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1" w:id="5"/>
      <w:bookmarkEnd w:id="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" w:id="6"/>
      <w:bookmarkEnd w:id="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Start with a modest default K (e.g., 12) for a good CPU/quality balance and expose a user control to increase K (e.g., 18/24) for experiments; optionally add a sample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hold gate via ba.downSample to reduce inner update rate when profiling CPU, without changing the global SR.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" w:id="7"/>
      <w:bookmarkEnd w:id="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2" w:id="8"/>
      <w:bookmarkEnd w:id="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maths.lib for SR and constants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"http://ma.SR"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ma.SR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ma.PI) and basics.lib for downSample/sAndH gating; if a sine helper is preferred, oscillators.lib provides phase/phasor utilities, though a direct sin on the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locked phase is sufficient here.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" w:id="9"/>
      <w:bookmarkEnd w:id="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2" w:id="10"/>
      <w:bookmarkEnd w:id="1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2" w:id="11"/>
      <w:bookmarkEnd w:id="1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Body"/>
        <w:spacing w:before="315" w:after="105" w:line="360" w:lineRule="auto"/>
        <w:rPr>
          <w:del w:id="12" w:date="2025-10-17T05:38:11Z" w:author="Thomas Mandolini"/>
        </w:rPr>
      </w:pPr>
      <w:bookmarkStart w:name="refactored_faust_sr_locked_bias_s_6b9376" w:id="13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Refactored Faust (SR</w:t>
      </w:r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locked bias, selectable resolution, optional gating)</w:t>
      </w:r>
      <w:bookmarkEnd w:id="13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see below</w:t>
      </w:r>
    </w:p>
    <w:p>
      <w:pPr>
        <w:pStyle w:val="Body"/>
        <w:shd w:val="clear" w:color="auto" w:fill="f8f8fa"/>
        <w:spacing w:line="336" w:lineRule="auto"/>
      </w:pPr>
      <w:del w:id="1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import("stdfaust.lib");</w:delText>
        </w:r>
      </w:del>
      <w:del w:id="1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1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Short aliases</w:delText>
        </w:r>
      </w:del>
      <w:del w:id="1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1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ma = maths;</w:delText>
        </w:r>
      </w:del>
      <w:del w:id="1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ba = basics;</w:delText>
        </w:r>
      </w:del>
      <w:del w:id="2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2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================= User controls =================</w:delText>
        </w:r>
      </w:del>
      <w:del w:id="2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fbias = hslider("bias/frequency [unit:Hz]", 100000, 50000, 200000, 1000); // normally ~100kHz</w:delText>
        </w:r>
      </w:del>
      <w:del w:id="2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pt-PT"/>
            <w14:textFill>
              <w14:solidFill>
                <w14:srgbClr w14:val="000000"/>
              </w14:solidFill>
            </w14:textFill>
          </w:rPr>
          <w:delText>bias_level = hslider("bias/level", 1.0, 0.0, 2.0, 0.01);</w:delText>
        </w:r>
      </w:del>
      <w:del w:id="2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bias_scale = hslider("bias/scale", 1.0, 0.1, 10.0, 0.01);</w:delText>
        </w:r>
      </w:del>
      <w:del w:id="2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3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Resolution mode: 0=K6 (legacy+SR-locked), 1=K12 (default), 2=K24 (higher)</w:delText>
        </w:r>
      </w:del>
      <w:del w:id="3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3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resMode = hslider("resolution/mode [style:menu{'K6':0;'K12':1;'K24':2}]", 1, 0, 2, 1);</w:delText>
        </w:r>
      </w:del>
      <w:del w:id="3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3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Optional inner update gating (0 = off, else gate Hz for sample-and-hold scheduling)</w:delText>
        </w:r>
      </w:del>
      <w:del w:id="3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3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gateHz = hslider("cpu/gate_Hz [unit:Hz]", 0, 0, 5000, 10);</w:delText>
        </w:r>
      </w:del>
      <w:del w:id="3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3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=============== JA normalized parameters ===============</w:delText>
        </w:r>
      </w:del>
      <w:del w:id="3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4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Ms = hslider("ja/Ms", 1.0, 1e-6, 10.0, 1e-3);</w:delText>
        </w:r>
      </w:del>
      <w:del w:id="4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4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alpha_coupling = hslider("ja/alpha", 0.02, 0.0, 0.2, 1e-3);</w:delText>
        </w:r>
      </w:del>
      <w:del w:id="4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4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a_density = hslider("ja/a", 0.2, 0.001, 2.0, 1e-3);</w:delText>
        </w:r>
      </w:del>
      <w:del w:id="4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4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k_pinning = hslider("ja/k", 0.1, 0.001, 2.0, 1e-3);</w:delText>
        </w:r>
      </w:del>
      <w:del w:id="4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4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c_reversibility = hslider("ja/c", 0.5, 0.0, 1.0, 1e-3);</w:delText>
        </w:r>
      </w:del>
      <w:del w:id="4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5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=============== SR-locked bias phase ===============</w:delText>
        </w:r>
      </w:del>
      <w:del w:id="5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5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twoPI = 2.0*ma.PI;</w:delText>
        </w:r>
      </w:del>
      <w:del w:id="5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5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dphi = twoPI * fbias / ma.SR;          // per-sample phase increment</w:delText>
        </w:r>
      </w:del>
      <w:del w:id="5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5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phi  = (+ : (_, _ - int(_)) ) ~ (_, _); // simple accumulator with wrap using frac-like trick</w:delText>
        </w:r>
      </w:del>
      <w:del w:id="5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5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More explicitly: phi[n+1] = frac(phi[n] + dphi/twoPI), in [0,1)</w:delText>
        </w:r>
      </w:del>
      <w:del w:id="5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6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here we keep phi in radians: phi = 2</w:delText>
        </w:r>
      </w:del>
      <w:del w:id="6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π </w:delText>
        </w:r>
      </w:del>
      <w:del w:id="6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* frac(...)</w:delText>
        </w:r>
      </w:del>
      <w:del w:id="6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6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phiNext = let { p = phi + dphi; } in (p - twoPI * int(p / twoPI)); // wrap to [0,2</w:delText>
        </w:r>
      </w:del>
      <w:del w:id="6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π</w:delText>
        </w:r>
      </w:del>
      <w:del w:id="6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)</w:delText>
        </w:r>
      </w:del>
      <w:del w:id="6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6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=============== Helper: single JA substep ===============</w:delText>
        </w:r>
      </w:del>
      <w:del w:id="6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7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ja_substep(Hbias_offset, M_prev, H_prev, H_audio, M_sum_prev) = M_sum_new, M_new, H_new, H_audio</w:delText>
        </w:r>
      </w:del>
      <w:del w:id="7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7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with {</w:delText>
        </w:r>
      </w:del>
      <w:del w:id="7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7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Ms_safe   = ba.if(Ms &gt; 1e-6, Ms, 1e-6);</w:delText>
        </w:r>
      </w:del>
      <w:del w:id="7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7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alpha_norm = alpha_coupling;</w:delText>
        </w:r>
      </w:del>
      <w:del w:id="7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7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a_norm     = a_density / Ms_safe;</w:delText>
        </w:r>
      </w:del>
      <w:del w:id="7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8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k_norm     = k_pinning / Ms_safe;</w:delText>
        </w:r>
      </w:del>
      <w:del w:id="8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8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c_norm     = c_reversibility;</w:delText>
        </w:r>
      </w:del>
      <w:del w:id="8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8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H_new = H_audio + (bias_level * bias_scale) * Hbias_offset;</w:delText>
        </w:r>
      </w:del>
      <w:del w:id="8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8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dH    = H_new - H_prev;</w:delText>
        </w:r>
      </w:del>
      <w:del w:id="8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8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He    = H_new + alpha_norm * M_prev;</w:delText>
        </w:r>
      </w:del>
      <w:del w:id="8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9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Anhysteretic (Langevin approx via tanh with small/large guards)</w:delText>
        </w:r>
      </w:del>
      <w:del w:id="9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9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x_man = He / a_norm;</w:delText>
        </w:r>
      </w:del>
      <w:del w:id="9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9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x_abs = abs(x_man) + 1e-9;</w:delText>
        </w:r>
      </w:del>
      <w:del w:id="9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9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Man_e = ba.if(x_abs &lt; 0.01, x_man/3.0,</w:delText>
        </w:r>
      </w:del>
      <w:del w:id="9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       </w:delText>
        </w:r>
      </w:del>
      <w:del w:id="9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ba.if(x_abs &gt; 10.0, ba.if(x_man &gt; 0, 1.0, -1.0),</w:delText>
        </w:r>
      </w:del>
      <w:del w:id="9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         </w:delText>
        </w:r>
      </w:del>
      <w:del w:id="10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pt-PT"/>
            <w14:textFill>
              <w14:solidFill>
                <w14:srgbClr w14:val="000000"/>
              </w14:solidFill>
            </w14:textFill>
          </w:rPr>
          <w:delText>tanh(x_man)));</w:delText>
        </w:r>
      </w:del>
      <w:del w:id="10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10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dMan_dH = ba.if(x_abs &lt; 0.01, 1.0/(3.0*a_norm), (1.0 - Man_e*Man_e)/a_norm);</w:delText>
        </w:r>
      </w:del>
      <w:del w:id="10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10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dir = ba.if(dH &gt;= 0.0, 1.0, -1.0);</w:delText>
        </w:r>
      </w:del>
      <w:del w:id="10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10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pin      = dir * k_norm - alpha_norm * (Man_e - M_prev);</w:delText>
        </w:r>
      </w:del>
      <w:del w:id="10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0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pin_safe = ba.if(abs(pin) &lt; 1e-6, 1e-6, pin);</w:delText>
        </w:r>
      </w:del>
      <w:del w:id="10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11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dMdH = (c_norm * dMan_dH + (Man_e - M_prev)/pin_safe) / (1.0 - c_norm * alpha_norm * dMan_dH);</w:delText>
        </w:r>
      </w:del>
      <w:del w:id="11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1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dM_step = dMdH * dH;</w:delText>
        </w:r>
      </w:del>
      <w:del w:id="11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11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M_unclamped = M_prev + dM_step;</w:delText>
        </w:r>
      </w:del>
      <w:del w:id="11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1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M_new = max(-1.0, min(1.0, M_unclamped));</w:delText>
        </w:r>
      </w:del>
      <w:del w:id="11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</w:delText>
        </w:r>
      </w:del>
      <w:del w:id="11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M_sum_new = M_sum_prev + M_new;</w:delText>
        </w:r>
      </w:del>
      <w:del w:id="11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12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};</w:delText>
        </w:r>
      </w:del>
      <w:del w:id="12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12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=============== Midpoint bias helper ===============</w:delText>
        </w:r>
      </w:del>
      <w:del w:id="12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12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biasMidpoint(H_audio, M0, H0, phi_base, dphi_step, K) =</w:delText>
        </w:r>
      </w:del>
      <w:del w:id="12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2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Returns (M_sum, M_last, H_last) after K sequential substeps at midpoint phases</w:delText>
        </w:r>
      </w:del>
      <w:del w:id="12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2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Unrolled for K=6,12,24 below</w:delText>
        </w:r>
      </w:del>
      <w:del w:id="12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3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_, _, _;</w:delText>
        </w:r>
      </w:del>
      <w:del w:id="13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13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--------- K=6 chain (SR-locked) ---------</w:delText>
        </w:r>
      </w:del>
      <w:del w:id="13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13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ja_loop6(M_prev, H_prev, H_audio, phi_base, dphi) =</w:delText>
        </w:r>
      </w:del>
      <w:del w:id="13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3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midpoints i=0..5: phi_i = phi_base + (i+0.5)*dphi/6</w:delText>
        </w:r>
      </w:del>
      <w:del w:id="13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3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M0,H0,Ha0,Sum0</w:delText>
        </w:r>
      </w:del>
      <w:del w:id="13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4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with {</w:delText>
        </w:r>
      </w:del>
      <w:del w:id="14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4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start = M_prev, H_prev, H_audio, 0.0;</w:delText>
        </w:r>
      </w:del>
      <w:del w:id="14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  </w:delText>
        </w:r>
      </w:del>
      <w:del w:id="14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step(p, state) = state : ja_substep(sin(p));</w:delText>
        </w:r>
      </w:del>
      <w:del w:id="14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4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p0 = phi_base + (0.5/6.0)*dphi; s0 = start : step(p0);</w:delText>
        </w:r>
      </w:del>
      <w:del w:id="14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4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p1 = phi_base + (1.5/6.0)*dphi; s1 = s0    : step(p1);</w:delText>
        </w:r>
      </w:del>
      <w:del w:id="14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5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p2 = phi_base + (2.5/6.0)*dphi; s2 = s1    : step(p2);</w:delText>
        </w:r>
      </w:del>
      <w:del w:id="15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5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p3 = phi_base + (3.5/6.0)*dphi; s3 = s2    : step(p3);</w:delText>
        </w:r>
      </w:del>
      <w:del w:id="15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5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p4 = phi_base + (4.5/6.0)*dphi; s4 = s3    : step(p4);</w:delText>
        </w:r>
      </w:del>
      <w:del w:id="15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5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p5 = phi_base + (5.5/6.0)*dphi; s5 = s4    : step(p5);</w:delText>
        </w:r>
      </w:del>
      <w:del w:id="15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  </w:delText>
        </w:r>
      </w:del>
      <w:del w:id="15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Sum0 = s5:ba.selector(0,4);</w:delText>
        </w:r>
      </w:del>
      <w:del w:id="15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6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M0   = s5:ba.selector(1,4);</w:delText>
        </w:r>
      </w:del>
      <w:del w:id="16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6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H0   = s5:ba.selector(2,4);</w:delText>
        </w:r>
      </w:del>
      <w:del w:id="16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6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Ha0  = H_audio;</w:delText>
        </w:r>
      </w:del>
      <w:del w:id="16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6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};</w:delText>
        </w:r>
      </w:del>
      <w:del w:id="16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16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--------- K=12 chain (default) ---------</w:delText>
        </w:r>
      </w:del>
      <w:del w:id="16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17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ja_loop12(M_prev, H_prev, H_audio, phi_base, dphi) =</w:delText>
        </w:r>
      </w:del>
      <w:del w:id="17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7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M0,H0,Ha0,Sum0</w:delText>
        </w:r>
      </w:del>
      <w:del w:id="17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17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with {</w:delText>
        </w:r>
      </w:del>
      <w:del w:id="17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7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start = M_prev, H_prev, H_audio, 0.0;</w:delText>
        </w:r>
      </w:del>
      <w:del w:id="17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7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step(p, state) = state : ja_substep(sin(p));</w:delText>
        </w:r>
      </w:del>
      <w:del w:id="17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8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i = 0..11 midpoints</w:delText>
        </w:r>
      </w:del>
      <w:del w:id="18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8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p0 = phi_base + (0.5/12.0)*dphi; s0 = start : step(p0);</w:delText>
        </w:r>
      </w:del>
      <w:del w:id="18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8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p1 = phi_base + (1.5/12.0)*dphi; s1 = s0    : step(p1);</w:delText>
        </w:r>
      </w:del>
      <w:del w:id="18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8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p2 = phi_base + (2.5/12.0)*dphi; s2 = s1    : step(p2);</w:delText>
        </w:r>
      </w:del>
      <w:del w:id="18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8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p3 = phi_base + (3.5/12.0)*dphi; s3 = s2    : step(p3);</w:delText>
        </w:r>
      </w:del>
      <w:del w:id="18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9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p4 = phi_base + (4.5/12.0)*dphi; s4 = s3    : step(p4);</w:delText>
        </w:r>
      </w:del>
      <w:del w:id="19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9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p5 = phi_base + (5.5/12.0)*dphi; s5 = s4    : step(p5);</w:delText>
        </w:r>
      </w:del>
      <w:del w:id="19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9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p6 = phi_base + (6.5/12.0)*dphi; s6 = s5    : step(p6);</w:delText>
        </w:r>
      </w:del>
      <w:del w:id="19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9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p7 = phi_base + (7.5/12.0)*dphi; s7 = s6    : step(p7);</w:delText>
        </w:r>
      </w:del>
      <w:del w:id="19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19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p8 = phi_base + (8.5/12.0)*dphi; s8 = s7    : step(p8);</w:delText>
        </w:r>
      </w:del>
      <w:del w:id="19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0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p9 = phi_base + (9.5/12.0)*dphi; s9 = s8    : step(p9);</w:delText>
        </w:r>
      </w:del>
      <w:del w:id="20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0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pA = phi_base + (10.5/12.0)*dphi; sA = s9   : step(pA);</w:delText>
        </w:r>
      </w:del>
      <w:del w:id="20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0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pB = phi_base + (11.5/12.0)*dphi; sB = sA   : step(pB);</w:delText>
        </w:r>
      </w:del>
      <w:del w:id="20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br w:type="textWrapping"/>
          <w:delText xml:space="preserve">    </w:delText>
        </w:r>
      </w:del>
      <w:del w:id="20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Sum0 = sB:ba.selector(0,4);</w:delText>
        </w:r>
      </w:del>
      <w:del w:id="20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0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M0   = sB:ba.selector(1,4);</w:delText>
        </w:r>
      </w:del>
      <w:del w:id="20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1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H0   = sB:ba.selector(2,4);</w:delText>
        </w:r>
      </w:del>
      <w:del w:id="21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1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Ha0  = H_audio;</w:delText>
        </w:r>
      </w:del>
      <w:del w:id="21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1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};</w:delText>
        </w:r>
      </w:del>
      <w:del w:id="21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21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--------- K=24 chain (higher) ---------</w:delText>
        </w:r>
      </w:del>
      <w:del w:id="21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1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(Pattern as above; omit here for brevity, duplicate the 12-step block with 24 midpoints.)</w:delText>
        </w:r>
      </w:del>
      <w:del w:id="21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22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=============== Top-level JA with selectable K &amp; optional gating ===============</w:delText>
        </w:r>
      </w:del>
      <w:del w:id="22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2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process(H_in) =</w:delText>
        </w:r>
      </w:del>
      <w:del w:id="22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2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choose loop</w:delText>
        </w:r>
      </w:del>
      <w:del w:id="22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2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ba.if(resMode &lt; 0.5,</w:delText>
        </w:r>
      </w:del>
      <w:del w:id="22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2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loopK6(H_in),</w:delText>
        </w:r>
      </w:del>
      <w:del w:id="22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</w:delText>
        </w:r>
      </w:del>
      <w:del w:id="23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delText>ba.if(resMode &lt; 1.5,</w:delText>
        </w:r>
      </w:del>
      <w:del w:id="23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  </w:delText>
        </w:r>
      </w:del>
      <w:del w:id="23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loopK12(H_in),</w:delText>
        </w:r>
      </w:del>
      <w:del w:id="23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    </w:delText>
        </w:r>
      </w:del>
      <w:del w:id="23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loopK24(H_in)));</w:delText>
        </w:r>
      </w:del>
      <w:del w:id="23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23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loopK6(H_in) = (loop ~ (mem, mem))</w:delText>
        </w:r>
      </w:del>
      <w:del w:id="23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3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: ba.selector(0,3) : /(6.0)</w:delText>
        </w:r>
      </w:del>
      <w:del w:id="23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4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with {</w:delText>
        </w:r>
      </w:del>
      <w:del w:id="24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4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loop(recM, recH) = recM, recH, H_in : ja_loop6(phi, dphi);</w:delText>
        </w:r>
      </w:del>
      <w:del w:id="24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4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Optional gating of the inner average (sample-and-hold)</w:delText>
        </w:r>
      </w:del>
      <w:del w:id="24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4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} : (gateHz &gt; 0 ? ba.downSample(gateHz) : _);</w:delText>
        </w:r>
      </w:del>
      <w:del w:id="24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24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loopK12(H_in) = (loop ~ (mem, mem))</w:delText>
        </w:r>
      </w:del>
      <w:del w:id="24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50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: ba.selector(0,3) : /(12.0)</w:delText>
        </w:r>
      </w:del>
      <w:del w:id="251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52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with {</w:delText>
        </w:r>
      </w:del>
      <w:del w:id="253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br w:type="textWrapping"/>
          <w:delText xml:space="preserve">  </w:delText>
        </w:r>
      </w:del>
      <w:del w:id="254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loop(recM, recH) = recM, recH, H_in : ja_loop12(phi, dphi);</w:delText>
        </w:r>
      </w:del>
      <w:del w:id="255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  <w:del w:id="256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} : (gateHz &gt; 0 ? ba.downSample(gateHz) : _);</w:delText>
        </w:r>
      </w:del>
      <w:del w:id="257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  <w:br w:type="textWrapping"/>
        </w:r>
      </w:del>
      <w:del w:id="258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// loopK24 analogous with /(24.0) and ja_loop24(...)</w:delText>
        </w:r>
      </w:del>
      <w:del w:id="259" w:date="2025-10-17T05:38:11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14:textFill>
              <w14:solidFill>
                <w14:srgbClr w14:val="000000"/>
              </w14:solidFill>
            </w14:textFill>
          </w:rPr>
          <w:br w:type="textWrapping"/>
        </w:r>
      </w:del>
    </w:p>
    <w:p>
      <w:pPr>
        <w:pStyle w:val="Body"/>
        <w:spacing w:before="315" w:after="105" w:line="360" w:lineRule="auto"/>
      </w:pPr>
      <w:bookmarkStart w:name="what_this_delivers" w:id="260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this delivers</w:t>
      </w:r>
      <w:bookmarkEnd w:id="260"/>
    </w:p>
    <w:p>
      <w:pPr>
        <w:pStyle w:val="Body"/>
        <w:numPr>
          <w:ilvl w:val="0"/>
          <w:numId w:val="4"/>
        </w:numPr>
        <w:spacing w:before="105" w:after="105"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locked bias: the bias phase advances by $ \Delta\phi = 2\pi,f_b/SR $ every sample, so the substeps integrate the model over the actual time spanned by one audio sample; this removes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dependent drift and makes results consistent at 44.1/48/96 kHz.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3" w:id="261"/>
      <w:bookmarkEnd w:id="26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3" w:id="262"/>
      <w:bookmarkEnd w:id="26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Body"/>
        <w:numPr>
          <w:ilvl w:val="0"/>
          <w:numId w:val="4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Midpoint quadrature: each substep samples the bias at midpoint phases within the sample window, which is a better single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integrator than fixed 0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°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/60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°… 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angles per sample, improving accuracy without heavy CPU cost.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4" w:id="263"/>
      <w:bookmarkEnd w:id="26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Body"/>
        <w:numPr>
          <w:ilvl w:val="0"/>
          <w:numId w:val="4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Adjustable resolution: select K=6 (legacy but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locked), K=12 (default), or K=24 (high) at runtime; this lets you audition the accuracy/CPU tradeoff quickly, and you can add more K variants by duplicating the chain pattern.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" w:id="264"/>
      <w:bookmarkEnd w:id="26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3" w:id="265"/>
      <w:bookmarkEnd w:id="26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Body"/>
        <w:numPr>
          <w:ilvl w:val="0"/>
          <w:numId w:val="4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Optional gating: ba.downSample provides sample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hold scheduling for the averaged output of the inner loop, which can reduce CPU in large patches; keep it off for the highest fidelity while experimenting.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4" w:id="266"/>
      <w:bookmarkEnd w:id="26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Body"/>
        <w:spacing w:before="315" w:after="105" w:line="360" w:lineRule="auto"/>
      </w:pPr>
      <w:bookmarkStart w:name="notes_and_extensions" w:id="267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Notes and extensions</w:t>
      </w:r>
      <w:bookmarkEnd w:id="267"/>
    </w:p>
    <w:p>
      <w:pPr>
        <w:pStyle w:val="Body"/>
        <w:numPr>
          <w:ilvl w:val="0"/>
          <w:numId w:val="6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Use maths.lib for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"http://ma.SR"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ma.SR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ma.PI, ensuring the bias increment stays correct if the host SR changes; the same code thus remains stable across devices and sessions.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4" w:id="268"/>
      <w:bookmarkEnd w:id="26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Body"/>
        <w:numPr>
          <w:ilvl w:val="0"/>
          <w:numId w:val="6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preferred, oscillators.lib can generate phase/phasor helpers or sin/cos with explicit phase control, though the direct sin of the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locked phase used here is already adequate and efficient in Faust.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1" w:id="269"/>
      <w:bookmarkEnd w:id="26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Body"/>
        <w:numPr>
          <w:ilvl w:val="0"/>
          <w:numId w:val="6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Quantization/bit depth reduction is not needed internally; keep full precision inside the JA loop and treat any bit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crush as a separate creative layer if desired.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"fn6" </w:instrText>
      </w:r>
      <w:r>
        <w:rPr>
          <w:rStyle w:val="Hyperlink.0"/>
        </w:rPr>
        <w:fldChar w:fldCharType="separate" w:fldLock="0"/>
      </w:r>
      <w:bookmarkStart w:name="fnref6" w:id="270"/>
      <w:bookmarkEnd w:id="27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6]</w:t>
      </w:r>
      <w:r>
        <w:rPr/>
        <w:fldChar w:fldCharType="end" w:fldLock="0"/>
      </w:r>
    </w:p>
    <w:p>
      <w:pPr>
        <w:pStyle w:val="Body"/>
        <w:spacing w:after="210"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References</w:t>
      </w:r>
    </w:p>
    <w:p>
      <w:pPr>
        <w:pStyle w:val="Body"/>
        <w:numPr>
          <w:ilvl w:val="0"/>
          <w:numId w:val="8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maths.lib: SR, constants, math helpers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"http://ma.SR"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ma.SR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ma.PI), used to compute $ \Delta\phi $ and maintain SR locking.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5" w:id="271"/>
      <w:bookmarkEnd w:id="27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Body"/>
        <w:numPr>
          <w:ilvl w:val="0"/>
          <w:numId w:val="8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basics.lib: downSample/sample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hold and control utilities for optional gating and UI signal handling.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5" w:id="272"/>
      <w:bookmarkEnd w:id="27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Body"/>
        <w:numPr>
          <w:ilvl w:val="0"/>
          <w:numId w:val="8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Alias/stroboscope view: discrete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time phase advance for out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band sinusoids and midpoint integration rationale.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5" w:id="273"/>
      <w:bookmarkEnd w:id="27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Body"/>
        <w:numPr>
          <w:ilvl w:val="0"/>
          <w:numId w:val="8"/>
        </w:numPr>
        <w:spacing w:before="105" w:after="105" w:line="360" w:lineRule="auto"/>
        <w:rPr>
          <w:lang w:val="en-US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Oscillator tutorial/libraries: optional phasor/phase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driven sine utilities if you want an alternative phase implementation.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"fn7" </w:instrText>
      </w:r>
      <w:r>
        <w:rPr>
          <w:rStyle w:val="Hyperlink.0"/>
        </w:rPr>
        <w:fldChar w:fldCharType="separate" w:fldLock="0"/>
      </w:r>
      <w:bookmarkStart w:name="fnref7" w:id="274"/>
      <w:bookmarkEnd w:id="27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7]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2" w:id="275"/>
      <w:bookmarkEnd w:id="27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Body"/>
        <w:spacing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⁂</w:t>
      </w:r>
    </w:p>
    <w:p>
      <w:pPr>
        <w:pStyle w:val="Body"/>
        <w:spacing w:before="210" w:after="0" w:line="360" w:lineRule="auto"/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"https://faustlibraries.grame.fr/libs/maths/"</w:instrText>
      </w:r>
      <w:r>
        <w:rPr>
          <w:rStyle w:val="Hyperlink.2"/>
        </w:rPr>
        <w:fldChar w:fldCharType="separate" w:fldLock="0"/>
      </w:r>
      <w:bookmarkStart w:name="fn1" w:id="276"/>
      <w:r>
        <w:rPr>
          <w:rStyle w:val="Hyperlink.2"/>
          <w:rtl w:val="0"/>
          <w:lang w:val="en-US"/>
        </w:rPr>
        <w:t>https://faustlibraries.grame.fr/libs/maths/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</w:t>
      </w:r>
      <w:bookmarkEnd w:id="276"/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"https://faustlibraries.grame.fr/libs/basics/"</w:instrText>
      </w:r>
      <w:r>
        <w:rPr>
          <w:rStyle w:val="Hyperlink.2"/>
        </w:rPr>
        <w:fldChar w:fldCharType="separate" w:fldLock="0"/>
      </w:r>
      <w:bookmarkStart w:name="fn2" w:id="277"/>
      <w:r>
        <w:rPr>
          <w:rStyle w:val="Hyperlink.2"/>
          <w:rtl w:val="0"/>
          <w:lang w:val="en-US"/>
        </w:rPr>
        <w:t>https://faustlibraries.grame.fr/libs/basics/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</w:t>
      </w:r>
      <w:bookmarkEnd w:id="277"/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"https://brianmcfee.net/dstbook-site/content/ch02-sampling/Aliasing.html"</w:instrText>
      </w:r>
      <w:r>
        <w:rPr>
          <w:rStyle w:val="Hyperlink.2"/>
        </w:rPr>
        <w:fldChar w:fldCharType="separate" w:fldLock="0"/>
      </w:r>
      <w:bookmarkStart w:name="fn3" w:id="278"/>
      <w:r>
        <w:rPr>
          <w:rStyle w:val="Hyperlink.2"/>
          <w:rtl w:val="0"/>
          <w:lang w:val="en-US"/>
        </w:rPr>
        <w:t>https://brianmcfee.net/dstbook-site/content/ch02-sampling/Aliasing.html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</w:t>
      </w:r>
      <w:bookmarkEnd w:id="278"/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"https://faustlibraries.grame.fr/libs/oscillators/"</w:instrText>
      </w:r>
      <w:r>
        <w:rPr>
          <w:rStyle w:val="Hyperlink.2"/>
        </w:rPr>
        <w:fldChar w:fldCharType="separate" w:fldLock="0"/>
      </w:r>
      <w:bookmarkStart w:name="fn4" w:id="279"/>
      <w:r>
        <w:rPr>
          <w:rStyle w:val="Hyperlink.2"/>
          <w:rtl w:val="0"/>
          <w:lang w:val="it-IT"/>
        </w:rPr>
        <w:t>https://faustlibraries.grame.fr/libs/oscillators/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</w:t>
      </w:r>
      <w:bookmarkEnd w:id="279"/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"https://ijc8.me/faustdoc/manual/syntax/"</w:instrText>
      </w:r>
      <w:r>
        <w:rPr>
          <w:rStyle w:val="Hyperlink.2"/>
        </w:rPr>
        <w:fldChar w:fldCharType="separate" w:fldLock="0"/>
      </w:r>
      <w:bookmarkStart w:name="fn5" w:id="280"/>
      <w:r>
        <w:rPr>
          <w:rStyle w:val="Hyperlink.2"/>
          <w:rtl w:val="0"/>
          <w:lang w:val="en-US"/>
        </w:rPr>
        <w:t>https://ijc8.me/faustdoc/manual/syntax/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280"/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"https://en.wikipedia.org/wiki/Bitcrusher"</w:instrText>
      </w:r>
      <w:r>
        <w:rPr>
          <w:rStyle w:val="Hyperlink.2"/>
        </w:rPr>
        <w:fldChar w:fldCharType="separate" w:fldLock="0"/>
      </w:r>
      <w:bookmarkStart w:name="fn6" w:id="281"/>
      <w:r>
        <w:rPr>
          <w:rStyle w:val="Hyperlink.2"/>
          <w:rtl w:val="0"/>
          <w:lang w:val="en-US"/>
        </w:rPr>
        <w:t>https://en.wikipedia.org/wiki/Bitcrusher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281"/>
    </w:p>
    <w:p>
      <w:pPr>
        <w:pStyle w:val="Body"/>
        <w:numPr>
          <w:ilvl w:val="0"/>
          <w:numId w:val="10"/>
        </w:numPr>
        <w:spacing w:after="210" w:line="360" w:lineRule="auto"/>
        <w:rPr>
          <w:sz w:val="18"/>
          <w:szCs w:val="18"/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"https://faustdoc.grame.fr/tutorials/basic-osc/"</w:instrText>
      </w:r>
      <w:r>
        <w:rPr>
          <w:rStyle w:val="Hyperlink.2"/>
        </w:rPr>
        <w:fldChar w:fldCharType="separate" w:fldLock="0"/>
      </w:r>
      <w:bookmarkStart w:name="fn7" w:id="282"/>
      <w:r>
        <w:rPr>
          <w:rStyle w:val="Hyperlink.2"/>
          <w:rtl w:val="0"/>
          <w:lang w:val="en-US"/>
        </w:rPr>
        <w:t>https://faustdoc.grame.fr/tutorials/basic-osc/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282"/>
    </w:p>
    <w:p>
      <w:pPr>
        <w:pStyle w:val="Body"/>
        <w:tabs>
          <w:tab w:val="left" w:pos="900"/>
        </w:tabs>
        <w:spacing w:after="210" w:line="360" w:lineRule="auto"/>
        <w:rPr>
          <w:ins w:id="283" w:date="2025-10-17T05:30:09Z" w:author="Thomas Mandolini"/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900"/>
        </w:tabs>
        <w:spacing w:after="210" w:line="360" w:lineRule="auto"/>
        <w:rPr>
          <w:ins w:id="284" w:date="2025-10-17T05:30:09Z" w:author="Thomas Mandolini"/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900"/>
        </w:tabs>
        <w:spacing w:after="210" w:line="360" w:lineRule="auto"/>
        <w:rPr>
          <w:ins w:id="285" w:date="2025-10-17T05:30:09Z" w:author="Thomas Mandolini"/>
          <w:rStyle w:val="None"/>
          <w:rFonts w:ascii="inter" w:cs="inter" w:hAnsi="inter" w:eastAsia="inter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420112" cy="609600"/>
            <wp:effectExtent l="0" t="0" r="0" b="0"/>
            <wp:docPr id="1073741827" name="officeArt object" descr="image-cac3ebf95d344bdbb1a172c581f3f5002f1983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-cac3ebf95d344bdbb1a172c581f3f5002f1983e7.png" descr="image-cac3ebf95d344bdbb1a172c581f3f5002f1983e7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57" w:after="157" w:line="270" w:lineRule="auto"/>
      </w:pPr>
      <w:bookmarkStart w:name="please_complete_the_refactored_fa_13e742" w:id="286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39"/>
          <w:szCs w:val="3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Please complete the refactored Faust code in the sections that you omitted for brevity - the K=24 mode</w:t>
      </w:r>
      <w:bookmarkEnd w:id="286"/>
    </w:p>
    <w:p>
      <w:pPr>
        <w:pStyle w:val="Body"/>
        <w:spacing w:after="210"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Yes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—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here is the completed K=24 mode added to the refactor, keeping the bias oscillator phase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locked to SR and exposing a switchable resolution so you can push beyond the 6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baseline when needed while preserving a good CPU/quality balance.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"fn12" </w:instrText>
      </w:r>
      <w:r>
        <w:rPr>
          <w:rStyle w:val="Hyperlink.0"/>
        </w:rPr>
        <w:fldChar w:fldCharType="separate" w:fldLock="0"/>
      </w:r>
      <w:bookmarkStart w:name="fnref12" w:id="287"/>
      <w:bookmarkEnd w:id="287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"fn22" </w:instrText>
      </w:r>
      <w:r>
        <w:rPr>
          <w:rStyle w:val="Hyperlink.0"/>
        </w:rPr>
        <w:fldChar w:fldCharType="separate" w:fldLock="0"/>
      </w:r>
      <w:bookmarkStart w:name="fnref22" w:id="288"/>
      <w:bookmarkEnd w:id="288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"fn32" </w:instrText>
      </w:r>
      <w:r>
        <w:rPr>
          <w:rStyle w:val="Hyperlink.0"/>
        </w:rPr>
        <w:fldChar w:fldCharType="separate" w:fldLock="0"/>
      </w:r>
      <w:bookmarkStart w:name="fnref32" w:id="289"/>
      <w:bookmarkEnd w:id="289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3]</w:t>
      </w:r>
      <w:r>
        <w:rPr/>
        <w:fldChar w:fldCharType="end" w:fldLock="0"/>
      </w:r>
    </w:p>
    <w:p>
      <w:pPr>
        <w:pStyle w:val="Body"/>
        <w:spacing w:before="315" w:after="105" w:line="360" w:lineRule="auto"/>
      </w:pPr>
      <w:bookmarkStart w:name="completed_k_24_refactor" w:id="290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Completed K=24 refactor</w:t>
      </w:r>
      <w:bookmarkEnd w:id="290"/>
    </w:p>
    <w:p>
      <w:pPr>
        <w:pStyle w:val="Body"/>
        <w:shd w:val="clear" w:color="auto" w:fill="f8f8fa"/>
        <w:spacing w:line="336" w:lineRule="auto"/>
        <w:rPr>
          <w:del w:id="291" w:date="2025-10-17T05:41:50Z" w:author="Thomas Mandolini"/>
          <w:rStyle w:val="None"/>
          <w:shd w:val="clear" w:color="auto" w:fill="ffffff"/>
        </w:rPr>
      </w:pP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import("stdfaust.lib");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Short aliases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ma = maths;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ba = basics;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================= User controls =================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fbias = hslider("bias/frequency [unit:Hz]", 100000, 50000, 200000, 1000); // normally ~100 kHz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bias_level = hslider("bias/level", 1.0, 0.0, 2.0, 0.01);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bias_scale = hslider("bias/scale", 1.0, 0.1, 10.0, 0.01);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Resolution mode: 0=K6 (legacy+SR-locked), 1=K12 (default), 2=K24 (higher)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resMode = hslider("resolution/mode [style:menu{'K6':0;'K12':1;'K24':2}]", 1, 0, 2, 1);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Optional inner update gating (0 = off, else gate Hz for sample-and-hold scheduling)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gateHz = hslider("cpu/gate_Hz [unit:Hz]", 0, 0, 5000, 10);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JA normalized parameters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Ms = hslider("ja/Ms", 1.0, 1e-6, 10.0, 1e-3);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alpha_coupling = hslider("ja/alpha", 0.02, 0.0, 0.2, 1e-3);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a_density = hslider("ja/a", 0.2, 0.001, 2.0, 1e-3);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k_pinning = hslider("ja/k", 0.1, 0.001, 2.0, 1e-3);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c_reversibility = hslider("ja/c", 0.5, 0.0, 1.0, 1e-3);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SR-locked bias phase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Normalized phasor in [0,1): p = (+ (fbias/ma.SR) : ma.frac) ~ _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 = (+(fbias/ma.SR) : ma.frac) ~ _;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twoPI = 2.0*ma.PI;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phi_base = twoPI * p;                    // radians, start-of-sample phase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dphi = twoPI * fbias / ma.SR;            // radians advanced per audio sample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Helper: single JA substep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ja_substep(Hbias_offset, M_prev, H_prev, H_audio, M_sum_prev) = M_sum_new, M_new, H_new, H_audio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with {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Ms_safe    = ba.if(Ms &gt; 1e-6, Ms, 1e-6);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alpha_norm = alpha_coupling;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a_norm     = a_density / Ms_safe;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k_norm     = k_pinning / Ms_safe;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c_norm     = c_reversibility;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H_new = H_audio + (bias_level * bias_scale) * Hbias_offset;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dH    = H_new - H_prev;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He    = H_new + alpha_norm * M_prev;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Anhysteretic (Langevin approx via tanh with small/large guards)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x_man = He / a_norm;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x_abs = abs(x_man) + 1e-9;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Man_e = ba.if(x_abs &lt; 0.01, x_man/3.0,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       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ba.if(x_abs &gt; 10.0, ba.if(x_man &gt; 0, 1.0, -1.0),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         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tanh(x_man)));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dMan_dH = ba.if(x_abs &lt; 0.01, 1.0/(3.0*a_norm), (1.0 - Man_e*Man_e)/a_norm);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dir = ba.if(dH &gt;= 0.0, 1.0, -1.0);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pin      = dir * k_norm - alpha_norm * (Man_e - M_prev);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pin_safe = ba.if(abs(pin) &lt; 1e-6, 1e-6, pin);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dMdH    = (c_norm * dMan_dH + (Man_e - M_prev)/pin_safe) / (1.0 - c_norm * alpha_norm * dMan_dH);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dM_step = dMdH * dH;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M_unclamped = M_prev + dM_step;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M_new = max(-1.0, min(1.0, M_unclamped));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M_sum_new = M_sum_prev + M_new;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};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K=6 chain (SR-locked)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ja_loop6(M_prev, H_prev, H_audio, phi_b, dphi_) 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M0,H0,Ha0,Sum0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with {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start(state) = state;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step(p, state) = state : ja_substep(sin(p));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s0 = start(M_prev, H_prev, H_audio, 0.0) : step(phi_b + (0.5/6.0)*dphi_);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 = s0  : step(phi_b + (1.5/6.0)*dphi_);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 = s1  : step(phi_b + (2.5/6.0)*dphi_);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s3 = s2  : step(phi_b + (3.5/6.0)*dphi_);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s4 = s3  : step(phi_b + (4.5/6.0)*dphi_);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s5 = s4  : step(phi_b + (5.5/6.0)*dphi_);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Sum0 = s5:ba.selector(0,4);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M0   = s5:ba.selector(1,4);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H0   = s5:ba.selector(2,4);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Ha0  = H_audio;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};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K=12 chain (default)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ja_loop12(M_prev, H_prev, H_audio, phi_b, dphi_) 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M0,H0,Ha0,Sum0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with {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start(state) = state;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step(p, state) = state : ja_substep(sin(p));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s0  = start(M_prev, H_prev, H_audio, 0.0) : step(phi_b + (0.5/12.0)*dphi_);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  = s0  : step(phi_b + (1.5/12.0)*dphi_);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  = s1  : step(phi_b + (2.5/12.0)*dphi_);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s3  = s2  : step(phi_b + (3.5/12.0)*dphi_);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s4  = s3  : step(phi_b + (4.5/12.0)*dphi_);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s5  = s4  : step(phi_b + (5.5/12.0)*dphi_);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s6  = s5  : step(phi_b + (6.5/12.0)*dphi_);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s7  = s6  : step(phi_b + (7.5/12.0)*dphi_);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s8  = s7  : step(phi_b + (8.5/12.0)*dphi_);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s9  = s8  : step(phi_b + (9.5/12.0)*dphi_);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s10 = s9  : step(phi_b + (10.5/12.0)*dphi_);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s11 = s10 : step(phi_b + (11.5/12.0)*dphi_);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Sum0 = s11:ba.selector(0,4);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M0   = s11:ba.selector(1,4);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H0   = s11:ba.selector(2,4);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Ha0  = H_audio;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};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K=24 chain (higher)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ja_loop24(M_prev, H_prev, H_audio, phi_b, dphi_) 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M0,H0,Ha0,Sum0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with {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start(state) = state;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step(p, state) = state : ja_substep(sin(p));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s0  = start(M_prev, H_prev, H_audio, 0.0) : step(phi_b + (0.5/24.0)*dphi_);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  = s0  : step(phi_b + (1.5/24.0)*dphi_);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  = s1  : step(phi_b + (2.5/24.0)*dphi_);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s3  = s2  : step(phi_b + (3.5/24.0)*dphi_);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s4  = s3  : step(phi_b + (4.5/24.0)*dphi_);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s5  = s4  : step(phi_b + (5.5/24.0)*dphi_);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s6  = s5  : step(phi_b + (6.5/24.0)*dphi_);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s7  = s6  : step(phi_b + (7.5/24.0)*dphi_);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s8  = s7  : step(phi_b + (8.5/24.0)*dphi_);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s9  = s8  : step(phi_b + (9.5/24.0)*dphi_);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s10 = s9  : step(phi_b + (10.5/24.0)*dphi_);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s11 = s10 : step(phi_b + (11.5/24.0)*dphi_);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s12 = s11 : step(phi_b + (12.5/24.0)*dphi_);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s13 = s12 : step(phi_b + (13.5/24.0)*dphi_);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s14 = s13 : step(phi_b + (14.5/24.0)*dphi_);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s15 = s14 : step(phi_b + (15.5/24.0)*dphi_);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s16 = s15 : step(phi_b + (16.5/24.0)*dphi_);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s17 = s16 : step(phi_b + (17.5/24.0)*dphi_);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s18 = s17 : step(phi_b + (18.5/24.0)*dphi_);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s19 = s18 : step(phi_b + (19.5/24.0)*dphi_);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s20 = s19 : step(phi_b + (20.5/24.0)*dphi_);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s21 = s20 : step(phi_b + (21.5/24.0)*dphi_);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s22 = s21 : step(phi_b + (22.5/24.0)*dphi_);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s23 = s22 : step(phi_b + (23.5/24.0)*dphi_);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Sum0 = s23:ba.selector(0,4);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M0   = s23:ba.selector(1,4);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H0   = s23:ba.selector(2,4);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Ha0  = H_audio;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};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// =============== Top-level JA with selectable K &amp; optional gating ===============</w:t>
      </w:r>
      <w:r>
        <w:rPr>
          <w:rStyle w:val="None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del w:id="292" w:date="2025-10-17T05:41:45Z" w:author="Thomas Mandolini">
        <w:r>
          <w:rPr>
            <w:rStyle w:val="None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process</w:delText>
        </w:r>
      </w:del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</w:rPr>
        <w:t>ja_hysteresis</w:t>
      </w:r>
    </w:p>
    <w:p>
      <w:pPr>
        <w:pStyle w:val="Body"/>
        <w:shd w:val="clear" w:color="auto" w:fill="f8f8fa"/>
        <w:spacing w:line="336" w:lineRule="auto"/>
      </w:pP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(H_in) =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ba.if(resMode &lt; 0.5,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loopK6(H_in),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ba.if(resMode &lt; 1.5,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loopK12(H_in),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loopK24(H_in)))</w:t>
      </w:r>
      <w:r>
        <w:rPr>
          <w:rStyle w:val="None"/>
          <w:rFonts w:ascii="ibm plex mono" w:cs="ibm plex mono" w:hAnsi="ibm plex mono" w:eastAsia="ibm plex mono"/>
          <w:sz w:val="18"/>
          <w:szCs w:val="18"/>
        </w:rPr>
        <w:br w:type="textWrapping"/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with {</w:t>
      </w:r>
      <w:r>
        <w:rPr>
          <w:rStyle w:val="None"/>
          <w:rFonts w:ascii="ibm plex mono" w:cs="ibm plex mono" w:hAnsi="ibm plex mono" w:eastAsia="ibm plex mono"/>
          <w:sz w:val="18"/>
          <w:szCs w:val="18"/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// ---- K=6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loopK6(H) = (loop ~ (mem, mem)) : ba.selector(0,3) : /(6.0)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with {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loop(recM, recH) = recM, recH, H : ja_loop6(recM, recH, H, phi_base, dphi);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} : (gateHz &gt; 0 ? ba.downSample(gateHz) : _);</w:t>
      </w:r>
      <w:r>
        <w:rPr>
          <w:rStyle w:val="None"/>
          <w:rFonts w:ascii="ibm plex mono" w:cs="ibm plex mono" w:hAnsi="ibm plex mono" w:eastAsia="ibm plex mono"/>
          <w:sz w:val="18"/>
          <w:szCs w:val="18"/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// ---- K=12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loopK12(H) = (loop ~ (mem, mem)) : ba.selector(0,3) : /(12.0)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with {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loop(recM, recH) = recM, recH, H : ja_loop12(recM, recH, H, phi_base, dphi);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} : (gateHz &gt; 0 ? ba.downSample(gateHz) : _);</w:t>
      </w:r>
      <w:r>
        <w:rPr>
          <w:rStyle w:val="None"/>
          <w:rFonts w:ascii="ibm plex mono" w:cs="ibm plex mono" w:hAnsi="ibm plex mono" w:eastAsia="ibm plex mono"/>
          <w:sz w:val="18"/>
          <w:szCs w:val="18"/>
        </w:rPr>
        <w:br w:type="textWrapping"/>
        <w:br w:type="textWrapping"/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// ---- K=24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loopK24(H) = (loop ~ (mem, mem)) : ba.selector(0,3) : /(24.0)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with {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loop(recM, recH) = recM, recH, H : ja_loop24(recM, recH, H, phi_base, dphi);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br w:type="textWrapping"/>
        <w:t xml:space="preserve">  </w:t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} : (gateHz &gt; 0 ? ba.downSample(gateHz) : _);</w:t>
      </w:r>
      <w:r>
        <w:rPr>
          <w:rStyle w:val="None"/>
          <w:rFonts w:ascii="ibm plex mono" w:cs="ibm plex mono" w:hAnsi="ibm plex mono" w:eastAsia="ibm plex mono"/>
          <w:sz w:val="18"/>
          <w:szCs w:val="18"/>
        </w:rPr>
        <w:br w:type="textWrapping"/>
      </w:r>
      <w:r>
        <w:rPr>
          <w:rStyle w:val="None"/>
          <w:rFonts w:ascii="ibm plex mono" w:cs="ibm plex mono" w:hAnsi="ibm plex mono" w:eastAsia="ibm plex mono"/>
          <w:sz w:val="18"/>
          <w:szCs w:val="18"/>
          <w:rtl w:val="0"/>
          <w:lang w:val="de-DE"/>
        </w:rPr>
        <w:t>}</w:t>
      </w:r>
      <w:r>
        <w:rPr>
          <w:rStyle w:val="None"/>
          <w:rFonts w:ascii="ibm plex mono" w:cs="ibm plex mono" w:hAnsi="ibm plex mono" w:eastAsia="ibm plex mono"/>
          <w:sz w:val="18"/>
          <w:szCs w:val="18"/>
        </w:rPr>
        <w:br w:type="textWrapping"/>
      </w:r>
    </w:p>
    <w:p>
      <w:pPr>
        <w:pStyle w:val="Body"/>
        <w:spacing w:before="315" w:after="105" w:line="360" w:lineRule="auto"/>
      </w:pPr>
      <w:bookmarkStart w:name="notes" w:id="293"/>
      <w:r>
        <w:rPr>
          <w:rStyle w:val="None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Notes</w:t>
      </w:r>
      <w:bookmarkEnd w:id="293"/>
    </w:p>
    <w:p>
      <w:pPr>
        <w:pStyle w:val="Body"/>
        <w:numPr>
          <w:ilvl w:val="0"/>
          <w:numId w:val="2"/>
        </w:numPr>
        <w:spacing w:before="105" w:after="105" w:line="360" w:lineRule="auto"/>
        <w:rPr>
          <w:lang w:val="de-DE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The phase accumulator is normalized using a standard phasor pattern with ma.frac and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"http://ma.SR"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ma.SR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, then scaled to radians; dphi maintains the explicit per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sample phase increment used by the midpoint substeps, keeping the bias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locked at any host sampling rate.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"fn32" </w:instrText>
      </w:r>
      <w:r>
        <w:rPr>
          <w:rStyle w:val="Hyperlink.0"/>
        </w:rPr>
        <w:fldChar w:fldCharType="separate" w:fldLock="0"/>
      </w:r>
      <w:bookmarkStart w:name="fnref3_12" w:id="294"/>
      <w:bookmarkEnd w:id="294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"fn12" </w:instrText>
      </w:r>
      <w:r>
        <w:rPr>
          <w:rStyle w:val="Hyperlink.0"/>
        </w:rPr>
        <w:fldChar w:fldCharType="separate" w:fldLock="0"/>
      </w:r>
      <w:bookmarkStart w:name="fnref1_12" w:id="295"/>
      <w:bookmarkEnd w:id="295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1]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spacing w:before="105" w:after="105" w:line="360" w:lineRule="auto"/>
        <w:rPr>
          <w:lang w:val="de-DE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ba.downSample is applied to the averaged inner loop output as an optional sample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and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hold gate to shave CPU while preserving correctness of the substeps when profiling; disable it for maximum fidelity during tuning.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"fn22" </w:instrText>
      </w:r>
      <w:r>
        <w:rPr>
          <w:rStyle w:val="Hyperlink.0"/>
        </w:rPr>
        <w:fldChar w:fldCharType="separate" w:fldLock="0"/>
      </w:r>
      <w:bookmarkStart w:name="fnref2_12" w:id="296"/>
      <w:bookmarkEnd w:id="296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2]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spacing w:before="105" w:after="105" w:line="360" w:lineRule="auto"/>
        <w:rPr>
          <w:lang w:val="de-DE"/>
        </w:rPr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The UI parameter resMode switches among K=6, 12, and 24 substeps at runtime so you can audition CPU versus accuracy without recompiling; the chain pattern can be extended to other K values if you later want even higher resolution.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"fn42" </w:instrText>
      </w:r>
      <w:r>
        <w:rPr>
          <w:rStyle w:val="Hyperlink.0"/>
        </w:rPr>
        <w:fldChar w:fldCharType="separate" w:fldLock="0"/>
      </w:r>
      <w:bookmarkStart w:name="fnref42" w:id="297"/>
      <w:bookmarkEnd w:id="297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4]</w:t>
      </w:r>
      <w:r>
        <w:rPr/>
        <w:fldChar w:fldCharType="end" w:fldLock="0"/>
      </w:r>
    </w:p>
    <w:p>
      <w:pPr>
        <w:pStyle w:val="Body"/>
        <w:spacing w:after="210"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If you want the bias frequency fixed at exactly 100 kHz without a UI control, set fbias = 100000 and remove the slider; the SR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locked phasor will still keep the phase evolution correct across different SRs.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"fn12" </w:instrText>
      </w:r>
      <w:r>
        <w:rPr>
          <w:rStyle w:val="Hyperlink.0"/>
        </w:rPr>
        <w:fldChar w:fldCharType="separate" w:fldLock="0"/>
      </w:r>
      <w:bookmarkStart w:name="fnref1_22" w:id="298"/>
      <w:bookmarkEnd w:id="298"/>
      <w:r>
        <w:rPr>
          <w:rStyle w:val="Hyperlink.0"/>
          <w:rtl w:val="0"/>
          <w:lang w:val="de-DE"/>
        </w:rPr>
        <w:t>[</w:t>
      </w:r>
      <w:r>
        <w:rPr>
          <w:rStyle w:val="Hyperlink.0"/>
          <w:rtl w:val="0"/>
          <w:lang w:val="de-DE"/>
        </w:rPr>
        <w:t>1]</w:t>
      </w:r>
      <w:r>
        <w:rPr/>
        <w:fldChar w:fldCharType="end" w:fldLock="0"/>
      </w:r>
      <w:r>
        <w:rPr>
          <w:rStyle w:val="None"/>
          <w:rFonts w:ascii="inter" w:cs="inter" w:hAnsi="inter" w:eastAsia="inter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spacing w:line="360" w:lineRule="auto"/>
      </w:pPr>
      <w:r>
        <w:rPr>
          <w:rStyle w:val="None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⁂</w:t>
      </w:r>
    </w:p>
    <w:p>
      <w:pPr>
        <w:pStyle w:val="Body"/>
        <w:spacing w:before="210" w:after="0" w:line="360" w:lineRule="auto"/>
        <w:rPr>
          <w:ins w:id="299" w:date="2025-10-17T05:30:11Z" w:author="Thomas Mandolini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00" w:date="2025-10-17T05:30:11Z" w:author="Thomas Mandolini">
        <w:r>
          <w:rPr>
            <w:rStyle w:val="Hyperlink.2"/>
          </w:rPr>
          <w:fldChar w:fldCharType="begin" w:fldLock="0"/>
        </w:r>
      </w:ins>
      <w:ins w:id="301" w:date="2025-10-17T05:30:11Z" w:author="Thomas Mandolini">
        <w:r>
          <w:rPr>
            <w:rStyle w:val="Hyperlink.2"/>
          </w:rPr>
          <w:instrText xml:space="preserve"> HYPERLINK "https://faustlibraries.grame.fr/libs/maths/"</w:instrText>
        </w:r>
      </w:ins>
      <w:ins w:id="302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2" w:id="303"/>
      <w:ins w:id="304" w:date="2025-10-17T05:30:11Z" w:author="Thomas Mandolini">
        <w:r>
          <w:rPr>
            <w:rStyle w:val="Hyperlink.2"/>
            <w:rtl w:val="0"/>
            <w:lang w:val="en-US"/>
          </w:rPr>
          <w:t>https://faustlibraries.grame.fr/libs/maths/</w:t>
        </w:r>
      </w:ins>
      <w:ins w:id="305" w:date="2025-10-17T05:30:11Z" w:author="Thomas Mandolini">
        <w:r>
          <w:rPr/>
          <w:fldChar w:fldCharType="end" w:fldLock="0"/>
        </w:r>
      </w:ins>
      <w:ins w:id="306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  </w:t>
        </w:r>
      </w:ins>
      <w:bookmarkEnd w:id="303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07" w:date="2025-10-17T05:30:11Z" w:author="Thomas Mandolini">
        <w:r>
          <w:rPr>
            <w:rStyle w:val="Hyperlink.2"/>
          </w:rPr>
          <w:fldChar w:fldCharType="begin" w:fldLock="0"/>
        </w:r>
      </w:ins>
      <w:ins w:id="308" w:date="2025-10-17T05:30:11Z" w:author="Thomas Mandolini">
        <w:r>
          <w:rPr>
            <w:rStyle w:val="Hyperlink.2"/>
          </w:rPr>
          <w:instrText xml:space="preserve"> HYPERLINK "https://faustlibraries.grame.fr/libs/basics/"</w:instrText>
        </w:r>
      </w:ins>
      <w:ins w:id="309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22" w:id="310"/>
      <w:ins w:id="311" w:date="2025-10-17T05:30:11Z" w:author="Thomas Mandolini">
        <w:r>
          <w:rPr>
            <w:rStyle w:val="Hyperlink.2"/>
            <w:rtl w:val="0"/>
            <w:lang w:val="en-US"/>
          </w:rPr>
          <w:t>https://faustlibraries.grame.fr/libs/basics/</w:t>
        </w:r>
      </w:ins>
      <w:ins w:id="312" w:date="2025-10-17T05:30:11Z" w:author="Thomas Mandolini">
        <w:r>
          <w:rPr/>
          <w:fldChar w:fldCharType="end" w:fldLock="0"/>
        </w:r>
      </w:ins>
      <w:ins w:id="313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 </w:t>
        </w:r>
      </w:ins>
      <w:bookmarkEnd w:id="310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14" w:date="2025-10-17T05:30:11Z" w:author="Thomas Mandolini">
        <w:r>
          <w:rPr>
            <w:rStyle w:val="Hyperlink.2"/>
          </w:rPr>
          <w:fldChar w:fldCharType="begin" w:fldLock="0"/>
        </w:r>
      </w:ins>
      <w:ins w:id="315" w:date="2025-10-17T05:30:11Z" w:author="Thomas Mandolini">
        <w:r>
          <w:rPr>
            <w:rStyle w:val="Hyperlink.2"/>
          </w:rPr>
          <w:instrText xml:space="preserve"> HYPERLINK "https://ijc8.me/faustdoc/tutorials/basic-osc/"</w:instrText>
        </w:r>
      </w:ins>
      <w:ins w:id="316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32" w:id="317"/>
      <w:ins w:id="318" w:date="2025-10-17T05:30:11Z" w:author="Thomas Mandolini">
        <w:r>
          <w:rPr>
            <w:rStyle w:val="Hyperlink.2"/>
            <w:rtl w:val="0"/>
            <w:lang w:val="en-US"/>
          </w:rPr>
          <w:t>https://ijc8.me/faustdoc/tutorials/basic-osc/</w:t>
        </w:r>
      </w:ins>
      <w:ins w:id="319" w:date="2025-10-17T05:30:11Z" w:author="Thomas Mandolini">
        <w:r>
          <w:rPr/>
          <w:fldChar w:fldCharType="end" w:fldLock="0"/>
        </w:r>
      </w:ins>
      <w:ins w:id="320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 </w:t>
        </w:r>
      </w:ins>
      <w:bookmarkEnd w:id="317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21" w:date="2025-10-17T05:30:11Z" w:author="Thomas Mandolini">
        <w:r>
          <w:rPr>
            <w:rStyle w:val="Hyperlink.2"/>
          </w:rPr>
          <w:fldChar w:fldCharType="begin" w:fldLock="0"/>
        </w:r>
      </w:ins>
      <w:ins w:id="322" w:date="2025-10-17T05:30:11Z" w:author="Thomas Mandolini">
        <w:r>
          <w:rPr>
            <w:rStyle w:val="Hyperlink.2"/>
          </w:rPr>
          <w:instrText xml:space="preserve"> HYPERLINK "https://ijc8.me/faustdoc/manual/syntax/"</w:instrText>
        </w:r>
      </w:ins>
      <w:ins w:id="323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42" w:id="324"/>
      <w:ins w:id="325" w:date="2025-10-17T05:30:11Z" w:author="Thomas Mandolini">
        <w:r>
          <w:rPr>
            <w:rStyle w:val="Hyperlink.2"/>
            <w:rtl w:val="0"/>
            <w:lang w:val="en-US"/>
          </w:rPr>
          <w:t>https://ijc8.me/faustdoc/manual/syntax/</w:t>
        </w:r>
      </w:ins>
      <w:ins w:id="326" w:date="2025-10-17T05:30:11Z" w:author="Thomas Mandolini">
        <w:r>
          <w:rPr/>
          <w:fldChar w:fldCharType="end" w:fldLock="0"/>
        </w:r>
      </w:ins>
      <w:ins w:id="327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24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28" w:date="2025-10-17T05:30:11Z" w:author="Thomas Mandolini">
        <w:r>
          <w:rPr>
            <w:rStyle w:val="Hyperlink.2"/>
          </w:rPr>
          <w:fldChar w:fldCharType="begin" w:fldLock="0"/>
        </w:r>
      </w:ins>
      <w:ins w:id="329" w:date="2025-10-17T05:30:11Z" w:author="Thomas Mandolini">
        <w:r>
          <w:rPr>
            <w:rStyle w:val="Hyperlink.2"/>
          </w:rPr>
          <w:instrText xml:space="preserve"> HYPERLINK "https://faustdoc.grame.fr/tutorials/basic-osc/"</w:instrText>
        </w:r>
      </w:ins>
      <w:ins w:id="330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52" w:id="331"/>
      <w:ins w:id="332" w:date="2025-10-17T05:30:11Z" w:author="Thomas Mandolini">
        <w:r>
          <w:rPr>
            <w:rStyle w:val="Hyperlink.2"/>
            <w:rtl w:val="0"/>
            <w:lang w:val="en-US"/>
          </w:rPr>
          <w:t>https://faustdoc.grame.fr/tutorials/basic-osc/</w:t>
        </w:r>
      </w:ins>
      <w:ins w:id="333" w:date="2025-10-17T05:30:11Z" w:author="Thomas Mandolini">
        <w:r>
          <w:rPr/>
          <w:fldChar w:fldCharType="end" w:fldLock="0"/>
        </w:r>
      </w:ins>
      <w:ins w:id="334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31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35" w:date="2025-10-17T05:30:11Z" w:author="Thomas Mandolini">
        <w:r>
          <w:rPr>
            <w:rStyle w:val="Hyperlink.2"/>
          </w:rPr>
          <w:fldChar w:fldCharType="begin" w:fldLock="0"/>
        </w:r>
      </w:ins>
      <w:ins w:id="336" w:date="2025-10-17T05:30:11Z" w:author="Thomas Mandolini">
        <w:r>
          <w:rPr>
            <w:rStyle w:val="Hyperlink.2"/>
          </w:rPr>
          <w:instrText xml:space="preserve"> HYPERLINK "https://scsynth.org/t/getting-started-with-faust-for-supercollider/3601/14"</w:instrText>
        </w:r>
      </w:ins>
      <w:ins w:id="337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62" w:id="338"/>
      <w:ins w:id="339" w:date="2025-10-17T05:30:11Z" w:author="Thomas Mandolini">
        <w:r>
          <w:rPr>
            <w:rStyle w:val="Hyperlink.2"/>
            <w:rtl w:val="0"/>
            <w:lang w:val="en-US"/>
          </w:rPr>
          <w:t>https://scsynth.org/t/getting-started-with-faust-for-supercollider/3601/14</w:t>
        </w:r>
      </w:ins>
      <w:ins w:id="340" w:date="2025-10-17T05:30:11Z" w:author="Thomas Mandolini">
        <w:r>
          <w:rPr/>
          <w:fldChar w:fldCharType="end" w:fldLock="0"/>
        </w:r>
      </w:ins>
      <w:ins w:id="341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38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42" w:date="2025-10-17T05:30:11Z" w:author="Thomas Mandolini">
        <w:r>
          <w:rPr>
            <w:rStyle w:val="Hyperlink.2"/>
          </w:rPr>
          <w:fldChar w:fldCharType="begin" w:fldLock="0"/>
        </w:r>
      </w:ins>
      <w:ins w:id="343" w:date="2025-10-17T05:30:11Z" w:author="Thomas Mandolini">
        <w:r>
          <w:rPr>
            <w:rStyle w:val="Hyperlink.2"/>
          </w:rPr>
          <w:instrText xml:space="preserve"> HYPERLINK "https://faustcloud.grame.fr/doc/libraries/"</w:instrText>
        </w:r>
      </w:ins>
      <w:ins w:id="344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72" w:id="345"/>
      <w:ins w:id="346" w:date="2025-10-17T05:30:11Z" w:author="Thomas Mandolini">
        <w:r>
          <w:rPr>
            <w:rStyle w:val="Hyperlink.2"/>
            <w:rtl w:val="0"/>
            <w:lang w:val="en-US"/>
          </w:rPr>
          <w:t>https://faustcloud.grame.fr/doc/libraries/</w:t>
        </w:r>
      </w:ins>
      <w:ins w:id="347" w:date="2025-10-17T05:30:11Z" w:author="Thomas Mandolini">
        <w:r>
          <w:rPr/>
          <w:fldChar w:fldCharType="end" w:fldLock="0"/>
        </w:r>
      </w:ins>
      <w:ins w:id="348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45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49" w:date="2025-10-17T05:30:11Z" w:author="Thomas Mandolini">
        <w:r>
          <w:rPr>
            <w:rStyle w:val="Hyperlink.2"/>
          </w:rPr>
          <w:fldChar w:fldCharType="begin" w:fldLock="0"/>
        </w:r>
      </w:ins>
      <w:ins w:id="350" w:date="2025-10-17T05:30:11Z" w:author="Thomas Mandolini">
        <w:r>
          <w:rPr>
            <w:rStyle w:val="Hyperlink.2"/>
          </w:rPr>
          <w:instrText xml:space="preserve"> HYPERLINK "https://faustlibraries.grame.fr/libs/oscillators/"</w:instrText>
        </w:r>
      </w:ins>
      <w:ins w:id="351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8" w:id="352"/>
      <w:ins w:id="353" w:date="2025-10-17T05:30:11Z" w:author="Thomas Mandolini">
        <w:r>
          <w:rPr>
            <w:rStyle w:val="Hyperlink.2"/>
            <w:rtl w:val="0"/>
            <w:lang w:val="it-IT"/>
          </w:rPr>
          <w:t>https://faustlibraries.grame.fr/libs/oscillators/</w:t>
        </w:r>
      </w:ins>
      <w:ins w:id="354" w:date="2025-10-17T05:30:11Z" w:author="Thomas Mandolini">
        <w:r>
          <w:rPr/>
          <w:fldChar w:fldCharType="end" w:fldLock="0"/>
        </w:r>
      </w:ins>
      <w:ins w:id="355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52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56" w:date="2025-10-17T05:30:11Z" w:author="Thomas Mandolini">
        <w:r>
          <w:rPr>
            <w:rStyle w:val="Hyperlink.2"/>
          </w:rPr>
          <w:fldChar w:fldCharType="begin" w:fldLock="0"/>
        </w:r>
      </w:ins>
      <w:ins w:id="357" w:date="2025-10-17T05:30:11Z" w:author="Thomas Mandolini">
        <w:r>
          <w:rPr>
            <w:rStyle w:val="Hyperlink.2"/>
          </w:rPr>
          <w:instrText xml:space="preserve"> HYPERLINK "https://forum.hise.audio/topic/11250/this-is-my-reverb-in-faust-what-do-you-think"</w:instrText>
        </w:r>
      </w:ins>
      <w:ins w:id="358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9" w:id="359"/>
      <w:ins w:id="360" w:date="2025-10-17T05:30:11Z" w:author="Thomas Mandolini">
        <w:r>
          <w:rPr>
            <w:rStyle w:val="Hyperlink.2"/>
            <w:rtl w:val="0"/>
            <w:lang w:val="en-US"/>
          </w:rPr>
          <w:t>https://forum.hise.audio/topic/11250/this-is-my-reverb-in-faust-what-do-you-think</w:t>
        </w:r>
      </w:ins>
      <w:ins w:id="361" w:date="2025-10-17T05:30:11Z" w:author="Thomas Mandolini">
        <w:r>
          <w:rPr/>
          <w:fldChar w:fldCharType="end" w:fldLock="0"/>
        </w:r>
      </w:ins>
      <w:ins w:id="362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59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63" w:date="2025-10-17T05:30:11Z" w:author="Thomas Mandolini">
        <w:r>
          <w:rPr>
            <w:rStyle w:val="Hyperlink.2"/>
          </w:rPr>
          <w:fldChar w:fldCharType="begin" w:fldLock="0"/>
        </w:r>
      </w:ins>
      <w:ins w:id="364" w:date="2025-10-17T05:30:11Z" w:author="Thomas Mandolini">
        <w:r>
          <w:rPr>
            <w:rStyle w:val="Hyperlink.2"/>
          </w:rPr>
          <w:instrText xml:space="preserve"> HYPERLINK "https://github.com/grame-cncm/faustlibraries/blob/master/stdfaust.lib"</w:instrText>
        </w:r>
      </w:ins>
      <w:ins w:id="365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0" w:id="366"/>
      <w:ins w:id="367" w:date="2025-10-17T05:30:11Z" w:author="Thomas Mandolini">
        <w:r>
          <w:rPr>
            <w:rStyle w:val="Hyperlink.2"/>
            <w:rtl w:val="0"/>
            <w:lang w:val="en-US"/>
          </w:rPr>
          <w:t>https://github.com/grame-cncm/faustlibraries/blob/master/stdfaust.lib</w:t>
        </w:r>
      </w:ins>
      <w:ins w:id="368" w:date="2025-10-17T05:30:11Z" w:author="Thomas Mandolini">
        <w:r>
          <w:rPr/>
          <w:fldChar w:fldCharType="end" w:fldLock="0"/>
        </w:r>
      </w:ins>
      <w:ins w:id="369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66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70" w:date="2025-10-17T05:30:11Z" w:author="Thomas Mandolini">
        <w:r>
          <w:rPr>
            <w:rStyle w:val="Hyperlink.2"/>
          </w:rPr>
          <w:fldChar w:fldCharType="begin" w:fldLock="0"/>
        </w:r>
      </w:ins>
      <w:ins w:id="371" w:date="2025-10-17T05:30:11Z" w:author="Thomas Mandolini">
        <w:r>
          <w:rPr>
            <w:rStyle w:val="Hyperlink.2"/>
          </w:rPr>
          <w:instrText xml:space="preserve"> HYPERLINK "https://grame-cncm.github.io/faustregistry/libs/oscillators/"</w:instrText>
        </w:r>
      </w:ins>
      <w:ins w:id="372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1" w:id="373"/>
      <w:ins w:id="374" w:date="2025-10-17T05:30:11Z" w:author="Thomas Mandolini">
        <w:r>
          <w:rPr>
            <w:rStyle w:val="Hyperlink.2"/>
            <w:rtl w:val="0"/>
            <w:lang w:val="en-US"/>
          </w:rPr>
          <w:t>https://grame-cncm.github.io/faustregistry/libs/oscillators/</w:t>
        </w:r>
      </w:ins>
      <w:ins w:id="375" w:date="2025-10-17T05:30:11Z" w:author="Thomas Mandolini">
        <w:r>
          <w:rPr/>
          <w:fldChar w:fldCharType="end" w:fldLock="0"/>
        </w:r>
      </w:ins>
      <w:ins w:id="376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73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77" w:date="2025-10-17T05:30:11Z" w:author="Thomas Mandolini">
        <w:r>
          <w:rPr>
            <w:rStyle w:val="Hyperlink.2"/>
          </w:rPr>
          <w:fldChar w:fldCharType="begin" w:fldLock="0"/>
        </w:r>
      </w:ins>
      <w:ins w:id="378" w:date="2025-10-17T05:30:11Z" w:author="Thomas Mandolini">
        <w:r>
          <w:rPr>
            <w:rStyle w:val="Hyperlink.2"/>
          </w:rPr>
          <w:instrText xml:space="preserve"> HYPERLINK "https://www.scribd.com/document/229746962/Smith-Julius-Signal-Processing-Libraries-for-Faust"</w:instrText>
        </w:r>
      </w:ins>
      <w:ins w:id="379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22" w:id="380"/>
      <w:ins w:id="381" w:date="2025-10-17T05:30:11Z" w:author="Thomas Mandolini">
        <w:r>
          <w:rPr>
            <w:rStyle w:val="Hyperlink.2"/>
            <w:rtl w:val="0"/>
            <w:lang w:val="en-US"/>
          </w:rPr>
          <w:t>https://www.scribd.com/document/229746962/Smith-Julius-Signal-Processing-Libraries-for-Faust</w:t>
        </w:r>
      </w:ins>
      <w:ins w:id="382" w:date="2025-10-17T05:30:11Z" w:author="Thomas Mandolini">
        <w:r>
          <w:rPr/>
          <w:fldChar w:fldCharType="end" w:fldLock="0"/>
        </w:r>
      </w:ins>
      <w:ins w:id="383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80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84" w:date="2025-10-17T05:30:11Z" w:author="Thomas Mandolini">
        <w:r>
          <w:rPr>
            <w:rStyle w:val="Hyperlink.2"/>
          </w:rPr>
          <w:fldChar w:fldCharType="begin" w:fldLock="0"/>
        </w:r>
      </w:ins>
      <w:ins w:id="385" w:date="2025-10-17T05:30:11Z" w:author="Thomas Mandolini">
        <w:r>
          <w:rPr>
            <w:rStyle w:val="Hyperlink.2"/>
          </w:rPr>
          <w:instrText xml:space="preserve"> HYPERLINK "https://www.openwarelab.org/Faust/Tutorial/01_GettingStarted/"</w:instrText>
        </w:r>
      </w:ins>
      <w:ins w:id="386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3" w:id="387"/>
      <w:ins w:id="388" w:date="2025-10-17T05:30:11Z" w:author="Thomas Mandolini">
        <w:r>
          <w:rPr>
            <w:rStyle w:val="Hyperlink.2"/>
            <w:rtl w:val="0"/>
            <w:lang w:val="en-US"/>
          </w:rPr>
          <w:t>https://www.openwarelab.org/Faust/Tutorial/01_GettingStarted/</w:t>
        </w:r>
      </w:ins>
      <w:ins w:id="389" w:date="2025-10-17T05:30:11Z" w:author="Thomas Mandolini">
        <w:r>
          <w:rPr/>
          <w:fldChar w:fldCharType="end" w:fldLock="0"/>
        </w:r>
      </w:ins>
      <w:ins w:id="390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87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91" w:date="2025-10-17T05:30:11Z" w:author="Thomas Mandolini">
        <w:r>
          <w:rPr>
            <w:rStyle w:val="Hyperlink.2"/>
          </w:rPr>
          <w:fldChar w:fldCharType="begin" w:fldLock="0"/>
        </w:r>
      </w:ins>
      <w:ins w:id="392" w:date="2025-10-17T05:30:11Z" w:author="Thomas Mandolini">
        <w:r>
          <w:rPr>
            <w:rStyle w:val="Hyperlink.2"/>
          </w:rPr>
          <w:instrText xml:space="preserve"> HYPERLINK "https://github.com/grame-cncm/faustlibraries/blob/master/oscillators.lib"</w:instrText>
        </w:r>
      </w:ins>
      <w:ins w:id="393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4" w:id="394"/>
      <w:ins w:id="395" w:date="2025-10-17T05:30:11Z" w:author="Thomas Mandolini">
        <w:r>
          <w:rPr>
            <w:rStyle w:val="Hyperlink.2"/>
            <w:rtl w:val="0"/>
            <w:lang w:val="en-US"/>
          </w:rPr>
          <w:t>https://github.com/grame-cncm/faustlibraries/blob/master/oscillators.lib</w:t>
        </w:r>
      </w:ins>
      <w:ins w:id="396" w:date="2025-10-17T05:30:11Z" w:author="Thomas Mandolini">
        <w:r>
          <w:rPr/>
          <w:fldChar w:fldCharType="end" w:fldLock="0"/>
        </w:r>
      </w:ins>
      <w:ins w:id="397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394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398" w:date="2025-10-17T05:30:11Z" w:author="Thomas Mandolini">
        <w:r>
          <w:rPr>
            <w:rStyle w:val="Hyperlink.2"/>
          </w:rPr>
          <w:fldChar w:fldCharType="begin" w:fldLock="0"/>
        </w:r>
      </w:ins>
      <w:ins w:id="399" w:date="2025-10-17T05:30:11Z" w:author="Thomas Mandolini">
        <w:r>
          <w:rPr>
            <w:rStyle w:val="Hyperlink.2"/>
          </w:rPr>
          <w:instrText xml:space="preserve"> HYPERLINK "https://www.dariosanfilippo.com/posts/2020/11/28/faust_recursive_circuits.html"</w:instrText>
        </w:r>
      </w:ins>
      <w:ins w:id="400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5" w:id="401"/>
      <w:ins w:id="402" w:date="2025-10-17T05:30:11Z" w:author="Thomas Mandolini">
        <w:r>
          <w:rPr>
            <w:rStyle w:val="Hyperlink.2"/>
            <w:rtl w:val="0"/>
            <w:lang w:val="en-US"/>
          </w:rPr>
          <w:t>https://www.dariosanfilippo.com/posts/2020/11/28/faust_recursive_circuits.html</w:t>
        </w:r>
      </w:ins>
      <w:ins w:id="403" w:date="2025-10-17T05:30:11Z" w:author="Thomas Mandolini">
        <w:r>
          <w:rPr/>
          <w:fldChar w:fldCharType="end" w:fldLock="0"/>
        </w:r>
      </w:ins>
      <w:ins w:id="404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401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405" w:date="2025-10-17T05:30:11Z" w:author="Thomas Mandolini">
        <w:r>
          <w:rPr>
            <w:rStyle w:val="Hyperlink.2"/>
          </w:rPr>
          <w:fldChar w:fldCharType="begin" w:fldLock="0"/>
        </w:r>
      </w:ins>
      <w:ins w:id="406" w:date="2025-10-17T05:30:11Z" w:author="Thomas Mandolini">
        <w:r>
          <w:rPr>
            <w:rStyle w:val="Hyperlink.2"/>
          </w:rPr>
          <w:instrText xml:space="preserve"> HYPERLINK "https://github.com/grame-cncm/faustlibraries/blob/master/maths.lib"</w:instrText>
        </w:r>
      </w:ins>
      <w:ins w:id="407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6" w:id="408"/>
      <w:ins w:id="409" w:date="2025-10-17T05:30:11Z" w:author="Thomas Mandolini">
        <w:r>
          <w:rPr>
            <w:rStyle w:val="Hyperlink.2"/>
            <w:rtl w:val="0"/>
            <w:lang w:val="en-US"/>
          </w:rPr>
          <w:t>https://github.com/grame-cncm/faustlibraries/blob/master/maths.lib</w:t>
        </w:r>
      </w:ins>
      <w:ins w:id="410" w:date="2025-10-17T05:30:11Z" w:author="Thomas Mandolini">
        <w:r>
          <w:rPr/>
          <w:fldChar w:fldCharType="end" w:fldLock="0"/>
        </w:r>
      </w:ins>
      <w:ins w:id="411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408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412" w:date="2025-10-17T05:30:11Z" w:author="Thomas Mandolini">
        <w:r>
          <w:rPr>
            <w:rStyle w:val="Hyperlink.2"/>
          </w:rPr>
          <w:fldChar w:fldCharType="begin" w:fldLock="0"/>
        </w:r>
      </w:ins>
      <w:ins w:id="413" w:date="2025-10-17T05:30:11Z" w:author="Thomas Mandolini">
        <w:r>
          <w:rPr>
            <w:rStyle w:val="Hyperlink.2"/>
          </w:rPr>
          <w:instrText xml:space="preserve"> HYPERLINK "https://github.com/harryhaaren/faust/blob/master/architecture/math.lib"</w:instrText>
        </w:r>
      </w:ins>
      <w:ins w:id="414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7" w:id="415"/>
      <w:ins w:id="416" w:date="2025-10-17T05:30:11Z" w:author="Thomas Mandolini">
        <w:r>
          <w:rPr>
            <w:rStyle w:val="Hyperlink.2"/>
            <w:rtl w:val="0"/>
            <w:lang w:val="en-US"/>
          </w:rPr>
          <w:t>https://github.com/harryhaaren/faust/blob/master/architecture/math.lib</w:t>
        </w:r>
      </w:ins>
      <w:ins w:id="417" w:date="2025-10-17T05:30:11Z" w:author="Thomas Mandolini">
        <w:r>
          <w:rPr/>
          <w:fldChar w:fldCharType="end" w:fldLock="0"/>
        </w:r>
      </w:ins>
      <w:ins w:id="418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415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419" w:date="2025-10-17T05:30:11Z" w:author="Thomas Mandolini">
        <w:r>
          <w:rPr>
            <w:rStyle w:val="Hyperlink.2"/>
          </w:rPr>
          <w:fldChar w:fldCharType="begin" w:fldLock="0"/>
        </w:r>
      </w:ins>
      <w:ins w:id="420" w:date="2025-10-17T05:30:11Z" w:author="Thomas Mandolini">
        <w:r>
          <w:rPr>
            <w:rStyle w:val="Hyperlink.2"/>
          </w:rPr>
          <w:instrText xml:space="preserve"> HYPERLINK "https://en.wikipedia.org/wiki/FAUST_(programming_language)"</w:instrText>
        </w:r>
      </w:ins>
      <w:ins w:id="421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8" w:id="422"/>
      <w:ins w:id="423" w:date="2025-10-17T05:30:11Z" w:author="Thomas Mandolini">
        <w:r>
          <w:rPr>
            <w:rStyle w:val="Hyperlink.2"/>
            <w:rtl w:val="0"/>
            <w:lang w:val="de-DE"/>
          </w:rPr>
          <w:t>https://en.wikipedia.org/wiki/FAUST_(programming_language)</w:t>
        </w:r>
      </w:ins>
      <w:ins w:id="424" w:date="2025-10-17T05:30:11Z" w:author="Thomas Mandolini">
        <w:r>
          <w:rPr/>
          <w:fldChar w:fldCharType="end" w:fldLock="0"/>
        </w:r>
      </w:ins>
      <w:ins w:id="425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422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426" w:date="2025-10-17T05:30:11Z" w:author="Thomas Mandolini">
        <w:r>
          <w:rPr>
            <w:rStyle w:val="Hyperlink.2"/>
          </w:rPr>
          <w:fldChar w:fldCharType="begin" w:fldLock="0"/>
        </w:r>
      </w:ins>
      <w:ins w:id="427" w:date="2025-10-17T05:30:11Z" w:author="Thomas Mandolini">
        <w:r>
          <w:rPr>
            <w:rStyle w:val="Hyperlink.2"/>
          </w:rPr>
          <w:instrText xml:space="preserve"> HYPERLINK "https://github.com/grame-cncm/faustlibraries/blob/master/basics.lib"</w:instrText>
        </w:r>
      </w:ins>
      <w:ins w:id="428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19" w:id="429"/>
      <w:ins w:id="430" w:date="2025-10-17T05:30:11Z" w:author="Thomas Mandolini">
        <w:r>
          <w:rPr>
            <w:rStyle w:val="Hyperlink.2"/>
            <w:rtl w:val="0"/>
            <w:lang w:val="en-US"/>
          </w:rPr>
          <w:t>https://github.com/grame-cncm/faustlibraries/blob/master/basics.lib</w:t>
        </w:r>
      </w:ins>
      <w:ins w:id="431" w:date="2025-10-17T05:30:11Z" w:author="Thomas Mandolini">
        <w:r>
          <w:rPr/>
          <w:fldChar w:fldCharType="end" w:fldLock="0"/>
        </w:r>
      </w:ins>
      <w:ins w:id="432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429"/>
    </w:p>
    <w:p>
      <w:pPr>
        <w:pStyle w:val="Body"/>
        <w:numPr>
          <w:ilvl w:val="0"/>
          <w:numId w:val="12"/>
        </w:numPr>
        <w:spacing w:after="210" w:line="360" w:lineRule="auto"/>
        <w:rPr>
          <w:sz w:val="18"/>
          <w:szCs w:val="18"/>
        </w:rPr>
      </w:pPr>
      <w:ins w:id="433" w:date="2025-10-17T05:30:11Z" w:author="Thomas Mandolini">
        <w:r>
          <w:rPr>
            <w:rStyle w:val="Hyperlink.2"/>
          </w:rPr>
          <w:fldChar w:fldCharType="begin" w:fldLock="0"/>
        </w:r>
      </w:ins>
      <w:ins w:id="434" w:date="2025-10-17T05:30:11Z" w:author="Thomas Mandolini">
        <w:r>
          <w:rPr>
            <w:rStyle w:val="Hyperlink.2"/>
          </w:rPr>
          <w:instrText xml:space="preserve"> HYPERLINK "https://agraef.github.io/pure-docs/pd-faust.html"</w:instrText>
        </w:r>
      </w:ins>
      <w:ins w:id="435" w:date="2025-10-17T05:30:11Z" w:author="Thomas Mandolini">
        <w:r>
          <w:rPr>
            <w:rStyle w:val="Hyperlink.2"/>
          </w:rPr>
          <w:fldChar w:fldCharType="separate" w:fldLock="0"/>
        </w:r>
      </w:ins>
      <w:bookmarkStart w:name="fn20" w:id="436"/>
      <w:ins w:id="437" w:date="2025-10-17T05:30:11Z" w:author="Thomas Mandolini">
        <w:r>
          <w:rPr>
            <w:rStyle w:val="Hyperlink.2"/>
            <w:rtl w:val="0"/>
            <w:lang w:val="en-US"/>
          </w:rPr>
          <w:t>https://agraef.github.io/pure-docs/pd-faust.html</w:t>
        </w:r>
      </w:ins>
      <w:ins w:id="438" w:date="2025-10-17T05:30:11Z" w:author="Thomas Mandolini">
        <w:r>
          <w:rPr/>
          <w:fldChar w:fldCharType="end" w:fldLock="0"/>
        </w:r>
      </w:ins>
      <w:ins w:id="439" w:date="2025-10-17T05:30:11Z" w:author="Thomas Mandolini">
        <w:r>
          <w:rPr>
            <w:rStyle w:val="None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14:textFill>
              <w14:solidFill>
                <w14:srgbClr w14:val="000000"/>
              </w14:solidFill>
            </w14:textFill>
          </w:rPr>
          <w:t xml:space="preserve"> </w:t>
        </w:r>
      </w:ins>
      <w:bookmarkEnd w:id="436"/>
    </w:p>
    <w:sectPr>
      <w:headerReference w:type="default" r:id="rId5"/>
      <w:footerReference w:type="default" r:id="rId6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inter">
    <w:charset w:val="00"/>
    <w:family w:val="roman"/>
    <w:pitch w:val="default"/>
  </w:font>
  <w:font w:name="ibm plex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2.0"/>
  </w:abstractNum>
  <w:abstractNum w:abstractNumId="11">
    <w:multiLevelType w:val="hybridMultilevel"/>
    <w:styleLink w:val="Imported Style 2.0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inter" w:cs="inter" w:hAnsi="inter" w:eastAsia="inter"/>
      <w:outline w:val="0"/>
      <w:color w:val="000000"/>
      <w:u w:val="single" w:color="000000"/>
      <w:vertAlign w:val="superscrip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1">
    <w:name w:val="Hyperlink.1"/>
    <w:basedOn w:val="None"/>
    <w:next w:val="Hyperlink.1"/>
    <w:rPr>
      <w:rFonts w:ascii="inter" w:cs="inter" w:hAnsi="inter" w:eastAsia="inter"/>
      <w:outline w:val="0"/>
      <w:color w:val="000000"/>
      <w:u w:val="single" w:color="000000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character" w:styleId="Hyperlink.2">
    <w:name w:val="Hyperlink.2"/>
    <w:basedOn w:val="None"/>
    <w:next w:val="Hyperlink.2"/>
    <w:rPr>
      <w:rFonts w:ascii="inter" w:cs="inter" w:hAnsi="inter" w:eastAsia="inter"/>
      <w:outline w:val="0"/>
      <w:color w:val="000000"/>
      <w:sz w:val="18"/>
      <w:szCs w:val="18"/>
      <w:u w:val="single" w:color="000000"/>
      <w14:textFill>
        <w14:solidFill>
          <w14:srgbClr w14:val="000000"/>
        </w14:solidFill>
      </w14:textFill>
    </w:rPr>
  </w:style>
  <w:style w:type="numbering" w:styleId="Imported Style 5">
    <w:name w:val="Imported Style 5"/>
    <w:pPr>
      <w:numPr>
        <w:numId w:val="9"/>
      </w:numPr>
    </w:pPr>
  </w:style>
  <w:style w:type="numbering" w:styleId="Imported Style 2.0">
    <w:name w:val="Imported Style 2.0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